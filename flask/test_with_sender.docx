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638" w:type="dxa"/>
        <w:jc w:val="center"/>
        <w:tblInd w:w="43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4678"/>
        <w:gridCol w:w="4960"/>
      </w:tblGrid>
      <w:tr>
        <w:tblPrEx>
          <w:shd w:val="clear" w:color="auto" w:fill="d0ddef"/>
        </w:tblPrEx>
        <w:trPr>
          <w:trHeight w:val="943" w:hRule="atLeast"/>
        </w:trPr>
        <w:tc>
          <w:tcPr>
            <w:tcW w:type="dxa" w:w="46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tabs>
                <w:tab w:val="left" w:pos="3726"/>
              </w:tabs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lang w:val="ar-SA" w:bidi="ar-SA"/>
              </w:rPr>
              <w:drawing xmlns:a="http://schemas.openxmlformats.org/drawingml/2006/main">
                <wp:inline distT="0" distB="0" distL="0" distR="0">
                  <wp:extent cx="1536245" cy="552953"/>
                  <wp:effectExtent l="0" t="0" r="0" b="0"/>
                  <wp:docPr id="1073741826" name="officeArt object" descr="Picture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Picture 21" descr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245" cy="55295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bidi w:val="1"/>
              <w:spacing w:after="0" w:line="240" w:lineRule="auto"/>
              <w:ind w:left="0" w:right="0" w:firstLine="0"/>
              <w:jc w:val="left"/>
              <w:rPr>
                <w:rtl w:val="1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1"/>
                <w:lang w:val="ar-SA" w:bidi="ar-SA"/>
              </w:rPr>
              <w:drawing xmlns:a="http://schemas.openxmlformats.org/drawingml/2006/main">
                <wp:inline distT="0" distB="0" distL="0" distR="0">
                  <wp:extent cx="1849466" cy="537210"/>
                  <wp:effectExtent l="0" t="0" r="0" b="0"/>
                  <wp:docPr id="1073741827" name="officeArt object" descr="Picture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Picture 29" descr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466" cy="53721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"/>
        <w:widowControl w:val="0"/>
        <w:spacing w:before="0" w:after="0" w:line="240" w:lineRule="auto"/>
        <w:ind w:left="324" w:hanging="324"/>
        <w:jc w:val="center"/>
      </w:pPr>
    </w:p>
    <w:p>
      <w:pPr>
        <w:pStyle w:val="Body A"/>
        <w:spacing w:before="0" w:after="0" w:line="240" w:lineRule="auto"/>
      </w:pPr>
      <w:r>
        <w:rPr>
          <w:rFonts w:ascii="Arial Rounded MT Bold" w:hAnsi="Arial Rounded MT Bold"/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Ref No: 0002 ESSIC 07-2026 </w:t>
      </w:r>
      <w:bookmarkEnd w:id="0"/>
      <w:r>
        <w:rPr>
          <w:rFonts w:ascii="Arial Rounded MT Bold" w:hAnsi="Arial Rounded MT Bold"/>
          <w:outline w:val="0"/>
          <w:color w:val="081f5c"/>
          <w:u w:color="081f5c"/>
          <w:rtl w:val="0"/>
          <w:lang w:val="en-US"/>
          <w14:textFill>
            <w14:solidFill>
              <w14:srgbClr w14:val="081F5C"/>
            </w14:solidFill>
          </w14:textFill>
        </w:rPr>
      </w:r>
      <w:r/>
      <w:bookmarkStart w:name="OLE_LINK102" w:id="1"/>
      <w:r>
        <w:rPr>
          <w:b w:val="1"/>
          <w:bCs w:val="1"/>
          <w:outline w:val="0"/>
          <w:color w:val="081f5c"/>
          <w:sz w:val="24"/>
          <w:szCs w:val="24"/>
          <w:u w:color="081f5c"/>
          <w:rtl w:val="0"/>
          <w:lang w:val="en-US"/>
          <w14:textFill>
            <w14:solidFill>
              <w14:srgbClr w14:val="081F5C"/>
            </w14:solidFill>
          </w14:textFill>
        </w:rPr>
      </w:r>
      <w:bookmarkEnd w:id="1"/>
    </w:p>
    <w:tbl>
      <w:tblPr>
        <w:tblW w:w="9630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7875"/>
        <w:gridCol w:w="1755"/>
      </w:tblGrid>
      <w:tr>
        <w:tblPrEx>
          <w:shd w:val="clear" w:color="auto" w:fill="d0ddef"/>
        </w:tblPrEx>
        <w:trPr>
          <w:trHeight w:val="400" w:hRule="atLeast"/>
        </w:trPr>
        <w:tc>
          <w:tcPr>
            <w:tcW w:type="dxa" w:w="7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right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292558"/>
                <w:sz w:val="24"/>
                <w:szCs w:val="24"/>
                <w:u w:color="292558"/>
                <w:shd w:val="nil" w:color="auto" w:fill="auto"/>
                <w:rtl w:val="0"/>
                <w:lang w:val="en-US"/>
                <w14:textFill>
                  <w14:solidFill>
                    <w14:srgbClr w14:val="292558"/>
                  </w14:solidFill>
                </w14:textFill>
              </w:rPr>
              <w:t>م/ احمد الشافعى</w:t>
            </w:r>
          </w:p>
        </w:tc>
        <w:tc>
          <w:tcPr>
            <w:tcW w:type="dxa" w:w="17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bidi w:val="1"/>
              <w:ind w:left="0" w:right="0" w:firstLine="0"/>
              <w:jc w:val="right"/>
              <w:rPr>
                <w:rtl w:val="1"/>
              </w:rPr>
            </w:pPr>
            <w:r>
              <w:rPr>
                <w:rFonts w:ascii="Arial Unicode MS" w:cs="Times New Roman" w:hAnsi="Arial Unicode MS" w:eastAsia="Arial Unicode MS" w:hint="cs"/>
                <w:b w:val="1"/>
                <w:bCs w:val="1"/>
                <w:outline w:val="0"/>
                <w:color w:val="292558"/>
                <w:sz w:val="28"/>
                <w:szCs w:val="28"/>
                <w:u w:color="292558"/>
                <w:shd w:val="nil" w:color="auto" w:fill="auto"/>
                <w:rtl w:val="1"/>
                <w:lang w:val="ar-SA" w:bidi="ar-SA"/>
                <w14:textFill>
                  <w14:solidFill>
                    <w14:srgbClr w14:val="292558"/>
                  </w14:solidFill>
                </w14:textFill>
              </w:rPr>
              <w:t>الراســـــــــل</w:t>
            </w:r>
            <w:r>
              <w:rPr>
                <w:rFonts w:ascii="Arial Unicode MS" w:hAnsi="Arial Unicode MS"/>
                <w:outline w:val="0"/>
                <w:color w:val="292558"/>
                <w:sz w:val="28"/>
                <w:szCs w:val="28"/>
                <w:u w:color="292558"/>
                <w:shd w:val="nil" w:color="auto" w:fill="auto"/>
                <w:rtl w:val="1"/>
                <w:lang w:val="ar-SA" w:bidi="ar-SA"/>
                <w14:textFill>
                  <w14:solidFill>
                    <w14:srgbClr w14:val="292558"/>
                  </w14:solidFill>
                </w14:textFill>
              </w:rPr>
              <w:t>:</w:t>
            </w:r>
          </w:p>
        </w:tc>
      </w:tr>
      <w:tr>
        <w:tblPrEx>
          <w:shd w:val="clear" w:color="auto" w:fill="d0ddef"/>
        </w:tblPrEx>
        <w:trPr>
          <w:trHeight w:val="400" w:hRule="atLeast"/>
        </w:trPr>
        <w:tc>
          <w:tcPr>
            <w:tcW w:type="dxa" w:w="7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right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292558"/>
                <w:sz w:val="24"/>
                <w:szCs w:val="24"/>
                <w:u w:color="292558"/>
                <w:shd w:val="nil" w:color="auto" w:fill="auto"/>
                <w:rtl w:val="0"/>
                <w:lang w:val="en-US"/>
                <w14:textFill>
                  <w14:solidFill>
                    <w14:srgbClr w14:val="292558"/>
                  </w14:solidFill>
                </w14:textFill>
              </w:rPr>
              <w:t>السيد رئيس الجامعة</w:t>
            </w:r>
          </w:p>
        </w:tc>
        <w:tc>
          <w:tcPr>
            <w:tcW w:type="dxa" w:w="17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Arial Unicode MS" w:cs="Times New Roman" w:hAnsi="Arial Unicode MS" w:eastAsia="Arial Unicode MS" w:hint="cs"/>
                <w:b w:val="1"/>
                <w:bCs w:val="1"/>
                <w:outline w:val="0"/>
                <w:color w:val="292558"/>
                <w:sz w:val="28"/>
                <w:szCs w:val="28"/>
                <w:u w:color="292558"/>
                <w:shd w:val="nil" w:color="auto" w:fill="auto"/>
                <w:rtl w:val="1"/>
                <w:lang w:val="ar-SA" w:bidi="ar-SA"/>
                <w14:textFill>
                  <w14:solidFill>
                    <w14:srgbClr w14:val="292558"/>
                  </w14:solidFill>
                </w14:textFill>
              </w:rPr>
              <w:t>المرسل إليـه</w:t>
            </w:r>
            <w:r>
              <w:rPr>
                <w:rFonts w:ascii="Arial Unicode MS" w:hAnsi="Arial Unicode MS"/>
                <w:outline w:val="0"/>
                <w:color w:val="292558"/>
                <w:sz w:val="28"/>
                <w:szCs w:val="28"/>
                <w:u w:color="292558"/>
                <w:shd w:val="nil" w:color="auto" w:fill="auto"/>
                <w:rtl w:val="1"/>
                <w:lang w:val="ar-SA" w:bidi="ar-SA"/>
                <w14:textFill>
                  <w14:solidFill>
                    <w14:srgbClr w14:val="292558"/>
                  </w14:solidFill>
                </w14:textFill>
              </w:rPr>
              <w:t>:</w:t>
            </w:r>
          </w:p>
        </w:tc>
      </w:tr>
      <w:tr>
        <w:tblPrEx>
          <w:shd w:val="clear" w:color="auto" w:fill="d0ddef"/>
        </w:tblPrEx>
        <w:trPr>
          <w:trHeight w:val="400" w:hRule="atLeast"/>
        </w:trPr>
        <w:tc>
          <w:tcPr>
            <w:tcW w:type="dxa" w:w="7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0" w:line="240" w:lineRule="auto"/>
              <w:jc w:val="right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0000"/>
                <w:sz w:val="24"/>
                <w:szCs w:val="24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>طلب اعتماد داخلي</w:t>
            </w:r>
          </w:p>
        </w:tc>
        <w:tc>
          <w:tcPr>
            <w:tcW w:type="dxa" w:w="17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Arial Unicode MS" w:cs="Times New Roman" w:hAnsi="Arial Unicode MS" w:eastAsia="Arial Unicode MS" w:hint="cs"/>
                <w:b w:val="1"/>
                <w:bCs w:val="1"/>
                <w:outline w:val="0"/>
                <w:color w:val="292557"/>
                <w:sz w:val="28"/>
                <w:szCs w:val="28"/>
                <w:u w:color="292557"/>
                <w:shd w:val="nil" w:color="auto" w:fill="auto"/>
                <w:rtl w:val="1"/>
                <w:lang w:val="ar-SA" w:bidi="ar-SA"/>
                <w14:textFill>
                  <w14:solidFill>
                    <w14:srgbClr w14:val="292557"/>
                  </w14:solidFill>
                </w14:textFill>
              </w:rPr>
              <w:t>المـوضـــوع</w:t>
            </w:r>
            <w:r>
              <w:rPr>
                <w:rFonts w:ascii="Arial Unicode MS" w:hAnsi="Arial Unicode MS"/>
                <w:outline w:val="0"/>
                <w:color w:val="292557"/>
                <w:sz w:val="28"/>
                <w:szCs w:val="28"/>
                <w:u w:color="292557"/>
                <w:shd w:val="nil" w:color="auto" w:fill="auto"/>
                <w:rtl w:val="1"/>
                <w:lang w:val="ar-SA" w:bidi="ar-SA"/>
                <w14:textFill>
                  <w14:solidFill>
                    <w14:srgbClr w14:val="292557"/>
                  </w14:solidFill>
                </w14:textFill>
              </w:rPr>
              <w:t>:</w:t>
            </w:r>
          </w:p>
        </w:tc>
      </w:tr>
    </w:tbl>
    <w:p>
      <w:pPr>
        <w:pStyle w:val="Body A"/>
        <w:widowControl w:val="0"/>
        <w:spacing w:before="0" w:after="0" w:line="240" w:lineRule="auto"/>
        <w:ind w:left="216" w:hanging="216"/>
      </w:pPr>
    </w:p>
    <w:p>
      <w:pPr>
        <w:pStyle w:val="Body A"/>
        <w:bidi w:val="1"/>
        <w:spacing w:before="0" w:after="0" w:line="240" w:lineRule="auto"/>
        <w:ind w:left="72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14:textFill>
            <w14:solidFill>
              <w14:srgbClr w14:val="FF0000"/>
            </w14:solidFill>
          </w14:textFill>
        </w:rPr>
      </w:pP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ff0000"/>
          <w:sz w:val="38"/>
          <w:szCs w:val="38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  <w:t>عناية الأستاذ الدكتور / محمد كمال عبدالسلام – الموقر</w:t>
      </w:r>
      <w:r>
        <w:rPr>
          <w:rFonts w:ascii="Times New Roman" w:hAnsi="Times New Roman"/>
          <w:b w:val="1"/>
          <w:bCs w:val="1"/>
          <w:outline w:val="0"/>
          <w:color w:val="ff0000"/>
          <w:sz w:val="38"/>
          <w:szCs w:val="38"/>
          <w:u w:color="ff0000"/>
          <w:rtl w:val="0"/>
          <w:lang w:val="en-US"/>
          <w14:textFill>
            <w14:solidFill>
              <w14:srgbClr w14:val="FF0000"/>
            </w14:solidFill>
          </w14:textFill>
        </w:rPr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bidi w:val="1"/>
        <w:spacing w:before="0" w:line="240" w:lineRule="auto" w:after="0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</w:pPr>
      <w:r>
        <w:rPr>
          <w:rFonts w:ascii="Arial Unicode MS" w:hAnsi="Arial Unicode MS"/>
          <w:outline w:val="0"/>
          <w:color w:val="ff0000"/>
          <w:sz w:val="38"/>
          <w:szCs w:val="38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  <w:t>رئيس مجلس أمناء مركز إيسك</w:t>
      </w:r>
    </w:p>
    <w:p>
      <w:pPr>
        <w:pStyle w:val="Body A"/>
        <w:bidi w:val="1"/>
        <w:spacing w:before="0" w:after="0" w:line="240" w:lineRule="auto"/>
        <w:ind w:left="0" w:right="0" w:firstLine="0"/>
        <w:jc w:val="center"/>
        <w:rPr>
          <w:del w:id="5" w:date="2026-07-11T11:57:32Z" w:author="Ahmad Khaled Elshafee"/>
          <w:rFonts w:ascii="Times New Roman" w:cs="Times New Roman" w:hAnsi="Times New Roman" w:eastAsia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14:textFill>
            <w14:solidFill>
              <w14:srgbClr w14:val="B4871A"/>
            </w14:solidFill>
          </w14:textFill>
        </w:rPr>
      </w:pPr>
      <w:r>
        <w:rPr>
          <w:rFonts w:ascii="Arial Unicode MS" w:hAnsi="Arial Unicode MS" w:cs="Arial Unicode MS"/>
        </w:rPr>
        <w:t>تحية طيبة وبعد،</w:t>
      </w:r>
    </w:p>
    <w:p>
      <w:pPr>
        <w:pStyle w:val="Body A"/>
        <w:bidi w:val="1"/>
        <w:spacing w:after="0" w:line="240" w:lineRule="auto" w:before="0"/>
        <w:ind w:left="0" w:right="0" w:firstLine="0"/>
        <w:jc w:val="left"/>
        <w:rPr>
          <w:ins w:id="6" w:date="2026-07-11T11:55:59Z" w:author="Ahmad Khaled Elshafee"/>
          <w:rFonts w:ascii="Times New Roman" w:cs="Times New Roman" w:hAnsi="Times New Roman" w:eastAsia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14:textFill>
            <w14:solidFill>
              <w14:srgbClr w14:val="B4871A"/>
            </w14:solidFill>
          </w14:textFill>
        </w:rPr>
      </w:pPr>
    </w:p>
    <w:p>
      <w:pPr>
        <w:pStyle w:val="Body A"/>
        <w:bidi w:val="1"/>
        <w:spacing w:after="0" w:line="240" w:lineRule="auto" w:before="0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14:textFill>
            <w14:solidFill>
              <w14:srgbClr w14:val="FF0000"/>
            </w14:solidFill>
          </w14:textFill>
        </w:rPr>
      </w:pPr>
      <w:r>
        <w:rPr>
          <w:rFonts w:ascii="Arial Unicode MS" w:hAnsi="Arial Unicode MS"/>
          <w:outline w:val="0"/>
          <w:color w:val="282555"/>
          <w:sz w:val="28"/>
          <w:szCs w:val="28"/>
          <w:u w:color="282555"/>
          <w:rtl w:val="1"/>
          <w:lang w:val="ar-SA" w:bidi="ar-SA"/>
          <w14:textFill>
            <w14:solidFill>
              <w14:srgbClr w14:val="282555"/>
            </w14:solidFill>
          </w14:textFill>
        </w:rPr>
        <w:t>نتقدم لسيادتكم بخالص التحية والتقدير</w:t>
      </w:r>
      <w:r>
        <w:rPr>
          <w:rFonts w:ascii="Arial Unicode MS" w:hAnsi="Arial Unicode MS"/>
          <w:outline w:val="0"/>
          <w:color w:val="282555"/>
          <w:sz w:val="38"/>
          <w:szCs w:val="38"/>
          <w:u w:color="282555"/>
          <w:rtl w:val="0"/>
          <w:lang w:val="en-US"/>
          <w14:textFill>
            <w14:solidFill>
              <w14:srgbClr w14:val="282555"/>
            </w14:solidFill>
          </w14:textFill>
        </w:rPr>
      </w:r>
    </w:p>
    <w:p>
      <w:pPr>
        <w:pStyle w:val="Body A"/>
        <w:bidi w:val="1"/>
        <w:spacing w:before="0" w:after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ff0000"/>
          <w:u w:color="ff0000"/>
          <w:rtl w:val="1"/>
          <w14:textFill>
            <w14:solidFill>
              <w14:srgbClr w14:val="FF0000"/>
            </w14:solidFill>
          </w14:textFill>
        </w:rPr>
      </w:pP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وتفضلوا بقبول فائق الاحترام والتقدير</w:t>
      </w:r>
      <w:r>
        <w:rPr>
          <w:rFonts w:ascii="Arial Unicode MS" w:hAnsi="Arial Unicode MS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.</w:t>
      </w: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،</w:t>
      </w:r>
    </w:p>
    <w:p>
      <w:pPr>
        <w:pStyle w:val="Body B"/>
        <w:bidi w:val="1"/>
        <w:spacing w:before="0" w:after="0" w:line="240" w:lineRule="auto"/>
        <w:ind w:left="0" w:right="0" w:firstLine="0"/>
        <w:jc w:val="right"/>
        <w:rPr>
          <w:rtl w:val="1"/>
        </w:rPr>
      </w:pPr>
      <w:r>
        <w:rPr>
          <w:rFonts w:ascii="Arial Unicode MS" w:hAnsi="Arial Unicode MS"/>
          <w:b/>
          <w:sz w:val="38"/>
        </w:rPr>
        <w:t>م/ احمد الشافعى</w:t>
      </w:r>
    </w:p>
    <w:sectPr>
      <w:headerReference w:type="default" r:id="rId6"/>
      <w:footerReference w:type="default" r:id="rId7"/>
      <w:headerReference w:type="even" r:id="rId9"/>
      <w:footerReference w:type="even" r:id="rId10"/>
      <w:headerReference w:type="first" r:id="rId11"/>
      <w:footerReference w:type="first" r:id="rId12"/>
      <w:pgSz w:w="11900" w:h="16840" w:orient="portrait"/>
      <w:pgMar w:top="1276" w:right="992" w:bottom="851" w:left="1276" w:header="720" w:footer="98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  <w:font w:name="Arial Rounded MT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3067"/>
          <wp:effectExtent l="0" t="0" r="0" b="0"/>
          <wp:wrapNone/>
          <wp:docPr id="1073741825" name="officeArt object" descr="Picture 2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27" descr="Picture 27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3067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320"/>
        <w:tab w:val="right" w:pos="864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">
    <w:name w:val="Body B"/>
    <w:next w:val="Body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 A">
    <w:name w:val="Body B A"/>
    <w:next w:val="Body B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نسق Office">
  <a:themeElements>
    <a:clrScheme name="نسق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نسق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نسق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