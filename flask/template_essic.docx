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</w:t>
      </w:r>
      <w:r w:rsidRPr="077A5552" w:rsidR="077A5552">
        <w:rPr>
          <w:rFonts w:ascii="Arial Rounded MT Bold" w:hAnsi="Arial Rounded MT Bold"/>
          <w:color w:val="081F5C"/>
          <w:lang w:val="en-US"/>
        </w:rPr>
        <w:t>{{CODE_NUMBER}}</w:t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  <w:t xml:space="preserve"> </w:t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  <w:t>{{SUBJECT}}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pStyle w:val="Body A"/>
        <w:bidi w:val="1"/>
        <w:spacing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val="ar-SA" w:bidi="ar-SA"/>
          <w14:textFill>
            <w14:solidFill>
              <w14:srgbClr w14:val="002060"/>
            </w14:solidFill>
          </w14:textFill>
        </w:rPr>
        <w:t>{</w:t>
      </w:r>
      <w:r>
        <w:rPr>
          <w:rFonts w:ascii="Times New Roman" w:hAnsi="Times New Roman"/>
          <w:b w:val="1"/>
          <w:bCs w:val="1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{BODY_TEXT}}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734ABE80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 xmlns:wp14="http://schemas.microsoft.com/office/word/2010/wordml" w14:paraId="4C7A304D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hint="default"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Arial" w:hAnsi="Arial" w:eastAsia="Arial" w:cs="Arial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 xmlns:wp14="http://schemas.microsoft.com/office/word/2010/wordml" w14:paraId="2B123F2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" w:hAnsi="Arial" w:eastAsia="Arial" w:cs="Arial"/>
          <w:rtl w:val="1"/>
          <w:lang w:val="ar-SA" w:bidi="ar-SA"/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ins w:author="Ahmad Khaled Elshafee" w:date="2026-07-19T15:01:43Z" w:id="5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ins>
      <w:del w:author="Ahmad Khaled Elshafee" w:date="2026-07-19T15:01:42Z" w:id="6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del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</w:p>
    <w:p xmlns:wp14="http://schemas.microsoft.com/office/word/2010/wordml" w14:paraId="7F7F81EA" wp14:textId="77777777">
      <w:pPr>
        <w:pStyle w:val="Body B A A A A A A A"/>
        <w:bidi w:val="1"/>
        <w:ind w:left="0" w:right="0" w:firstLine="0"/>
        <w:jc w:val="right"/>
        <w:rPr>
          <w:rtl w:val="1"/>
        </w:rPr>
      </w:pPr>
      <w:r>
        <w:rPr>
          <w:rFonts w:ascii="Arial" w:hAnsi="Arial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{{SENDER}}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image" Target="media/image1.png" Id="rId4" /><Relationship Type="http://schemas.openxmlformats.org/officeDocument/2006/relationships/image" Target="media/image2.png" Id="rId5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theme" Target="theme/theme1.xml" Id="rId8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