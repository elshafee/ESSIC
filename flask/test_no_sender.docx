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38" w:type="dxa"/>
        <w:jc w:val="center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678"/>
        <w:gridCol w:w="4960"/>
      </w:tblGrid>
      <w:tr>
        <w:tblPrEx>
          <w:shd w:val="clear" w:color="auto" w:fill="d0ddef"/>
        </w:tblPrEx>
        <w:trPr>
          <w:trHeight w:val="943" w:hRule="atLeast"/>
        </w:trPr>
        <w:tc>
          <w:tcPr>
            <w:tcW w:type="dxa" w:w="46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tabs>
                <w:tab w:val="left" w:pos="3726"/>
              </w:tabs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lang w:val="ar-SA" w:bidi="ar-SA"/>
              </w:rPr>
              <w:drawing xmlns:a="http://schemas.openxmlformats.org/drawingml/2006/main">
                <wp:inline distT="0" distB="0" distL="0" distR="0">
                  <wp:extent cx="1536245" cy="552953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245" cy="55295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distT="0" distB="0" distL="0" distR="0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spacing w:before="0" w:after="0" w:line="240" w:lineRule="auto"/>
        <w:ind w:left="324" w:hanging="324"/>
        <w:jc w:val="center"/>
      </w:pPr>
    </w:p>
    <w:p>
      <w:pPr>
        <w:pStyle w:val="Body A"/>
        <w:spacing w:before="0" w:after="0" w:line="240" w:lineRule="auto"/>
      </w:pPr>
      <w:r>
        <w:rPr>
          <w:rFonts w:ascii="Arial Rounded MT Bold" w:hAnsi="Arial Rounded MT Bold"/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Ref No: 0001 ESSIC 07-2026 </w:t>
      </w:r>
      <w:bookmarkEnd w:id="0"/>
      <w:r>
        <w:rPr>
          <w:rFonts w:ascii="Arial Rounded MT Bold" w:hAnsi="Arial Rounded MT Bold"/>
          <w:outline w:val="0"/>
          <w:color w:val="081f5c"/>
          <w:u w:color="081f5c"/>
          <w:rtl w:val="0"/>
          <w:lang w:val="en-US"/>
          <w14:textFill>
            <w14:solidFill>
              <w14:srgbClr w14:val="081F5C"/>
            </w14:solidFill>
          </w14:textFill>
        </w:rPr>
      </w:r>
      <w:r/>
      <w:bookmarkStart w:name="OLE_LINK102" w:id="1"/>
      <w:r>
        <w:rPr>
          <w:b w:val="1"/>
          <w:bCs w:val="1"/>
          <w:outline w:val="0"/>
          <w:color w:val="081f5c"/>
          <w:sz w:val="24"/>
          <w:szCs w:val="24"/>
          <w:u w:color="081f5c"/>
          <w:rtl w:val="0"/>
          <w:lang w:val="en-US"/>
          <w14:textFill>
            <w14:solidFill>
              <w14:srgbClr w14:val="081F5C"/>
            </w14:solidFill>
          </w14:textFill>
        </w:rPr>
      </w:r>
      <w:bookmarkEnd w:id="1"/>
    </w:p>
    <w:tbl>
      <w:tblPr>
        <w:tblW w:w="963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7875"/>
        <w:gridCol w:w="1755"/>
      </w:tblGrid>
      <w:tr>
        <w:tblPrEx>
          <w:shd w:val="clear" w:color="auto" w:fill="d0ddef"/>
        </w:tblPrEx>
        <w:trPr>
          <w:trHeight w:val="400" w:hRule="atLeast"/>
        </w:trPr>
        <w:tc>
          <w:tcPr>
            <w:tcW w:type="dxa" w:w="7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</w:tc>
        <w:tc>
          <w:tcPr>
            <w:tcW w:type="dxa" w:w="17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ind w:left="0" w:right="0" w:firstLine="0"/>
              <w:jc w:val="righ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الراســـــــــل</w:t>
            </w:r>
            <w:r>
              <w:rPr>
                <w:rFonts w:ascii="Arial Unicode MS" w:hAnsi="Arial Unicode MS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400" w:hRule="atLeast"/>
        </w:trPr>
        <w:tc>
          <w:tcPr>
            <w:tcW w:type="dxa" w:w="7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4"/>
                <w:szCs w:val="24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  <w:t>السيد رئيس الجامعة</w:t>
            </w:r>
          </w:p>
        </w:tc>
        <w:tc>
          <w:tcPr>
            <w:tcW w:type="dxa" w:w="17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المرسل إليـه</w:t>
            </w:r>
            <w:r>
              <w:rPr>
                <w:rFonts w:ascii="Arial Unicode MS" w:hAnsi="Arial Unicode MS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400" w:hRule="atLeast"/>
        </w:trPr>
        <w:tc>
          <w:tcPr>
            <w:tcW w:type="dxa" w:w="7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طلب اعتماد</w:t>
            </w:r>
          </w:p>
        </w:tc>
        <w:tc>
          <w:tcPr>
            <w:tcW w:type="dxa" w:w="17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7"/>
                <w:sz w:val="28"/>
                <w:szCs w:val="28"/>
                <w:u w:color="292557"/>
                <w:shd w:val="nil" w:color="auto" w:fill="auto"/>
                <w:rtl w:val="1"/>
                <w:lang w:val="ar-SA" w:bidi="ar-SA"/>
                <w14:textFill>
                  <w14:solidFill>
                    <w14:srgbClr w14:val="292557"/>
                  </w14:solidFill>
                </w14:textFill>
              </w:rPr>
              <w:t>المـوضـــوع</w:t>
            </w:r>
            <w:r>
              <w:rPr>
                <w:rFonts w:ascii="Arial Unicode MS" w:hAnsi="Arial Unicode MS"/>
                <w:outline w:val="0"/>
                <w:color w:val="292557"/>
                <w:sz w:val="28"/>
                <w:szCs w:val="28"/>
                <w:u w:color="292557"/>
                <w:shd w:val="nil" w:color="auto" w:fill="auto"/>
                <w:rtl w:val="1"/>
                <w:lang w:val="ar-SA" w:bidi="ar-SA"/>
                <w14:textFill>
                  <w14:solidFill>
                    <w14:srgbClr w14:val="292557"/>
                  </w14:solidFill>
                </w14:textFill>
              </w:rPr>
              <w:t>:</w:t>
            </w:r>
          </w:p>
        </w:tc>
      </w:tr>
    </w:tbl>
    <w:p>
      <w:pPr>
        <w:pStyle w:val="Body A"/>
        <w:widowControl w:val="0"/>
        <w:spacing w:before="0" w:after="0" w:line="240" w:lineRule="auto"/>
        <w:ind w:left="216" w:hanging="216"/>
      </w:pPr>
    </w:p>
    <w:p>
      <w:pPr>
        <w:pStyle w:val="Body A"/>
        <w:bidi w:val="1"/>
        <w:spacing w:before="0" w:after="0" w:line="240" w:lineRule="auto"/>
        <w:ind w:left="72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عناية الأستاذ الدكتور / محمد كمال عبدالسلام – الموقر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 w:after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رئيس مجلس أمناء مركز إيسك</w:t>
      </w:r>
    </w:p>
    <w:p>
      <w:pPr>
        <w:pStyle w:val="Body A"/>
        <w:bidi w:val="1"/>
        <w:spacing w:before="0" w:after="0" w:line="240" w:lineRule="auto"/>
        <w:ind w:left="0" w:right="0" w:firstLine="0"/>
        <w:jc w:val="center"/>
        <w:rPr>
          <w:del w:id="5" w:date="2026-07-11T11:57:32Z" w:author="Ahmad Khaled Elshafee"/>
          <w:rFonts w:ascii="Times New Roman" w:cs="Times New Roman" w:hAnsi="Times New Roman" w:eastAsia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14:textFill>
            <w14:solidFill>
              <w14:srgbClr w14:val="B4871A"/>
            </w14:solidFill>
          </w14:textFill>
        </w:rPr>
      </w:pPr>
      <w:r>
        <w:rPr>
          <w:rFonts w:ascii="Arial Unicode MS" w:hAnsi="Arial Unicode MS" w:cs="Arial Unicode MS"/>
        </w:rPr>
        <w:t>تحية طيبة وبعد،</w:t>
      </w:r>
    </w:p>
    <w:p>
      <w:pPr>
        <w:pStyle w:val="Body A"/>
        <w:bidi w:val="1"/>
        <w:spacing w:after="0" w:line="240" w:lineRule="auto" w:before="0"/>
        <w:ind w:left="0" w:right="0" w:firstLine="0"/>
        <w:jc w:val="left"/>
        <w:rPr>
          <w:ins w:id="6" w:date="2026-07-11T11:55:59Z" w:author="Ahmad Khaled Elshafee"/>
          <w:rFonts w:ascii="Times New Roman" w:cs="Times New Roman" w:hAnsi="Times New Roman" w:eastAsia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14:textFill>
            <w14:solidFill>
              <w14:srgbClr w14:val="B4871A"/>
            </w14:solidFill>
          </w14:textFill>
        </w:rPr>
      </w:pPr>
    </w:p>
    <w:p>
      <w:pPr>
        <w:pStyle w:val="Body A"/>
        <w:bidi w:val="1"/>
        <w:spacing w:after="0" w:line="240" w:lineRule="auto" w:before="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282555"/>
          <w:sz w:val="28"/>
          <w:szCs w:val="28"/>
          <w:u w:color="282555"/>
          <w:rtl w:val="1"/>
          <w:lang w:val="ar-SA" w:bidi="ar-SA"/>
          <w14:textFill>
            <w14:solidFill>
              <w14:srgbClr w14:val="282555"/>
            </w14:solidFill>
          </w14:textFill>
        </w:rPr>
        <w:t>نتقدم لسيادتكم بخالص التحية والتقدير</w:t>
      </w:r>
      <w:r>
        <w:rPr>
          <w:rFonts w:ascii="Arial Unicode MS" w:hAnsi="Arial Unicode MS"/>
          <w:outline w:val="0"/>
          <w:color w:val="282555"/>
          <w:sz w:val="38"/>
          <w:szCs w:val="38"/>
          <w:u w:color="282555"/>
          <w:rtl w:val="0"/>
          <w:lang w:val="en-US"/>
          <w14:textFill>
            <w14:solidFill>
              <w14:srgbClr w14:val="282555"/>
            </w14:solidFill>
          </w14:textFill>
        </w:rPr>
      </w:r>
    </w:p>
    <w:p>
      <w:pPr>
        <w:pStyle w:val="Body A"/>
        <w:bidi w:val="1"/>
        <w:spacing w:before="0" w:after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ff0000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>
      <w:pPr>
        <w:pStyle w:val="Body A"/>
        <w:bidi w:val="1"/>
        <w:spacing w:after="0" w:line="240" w:lineRule="auto" w:before="0"/>
        <w:ind w:left="0" w:right="0" w:firstLine="0"/>
        <w:jc w:val="right"/>
        <w:rPr>
          <w:rFonts w:ascii="Times New Roman" w:cs="Times New Roman" w:hAnsi="Times New Roman" w:eastAsia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14:textFill>
            <w14:solidFill>
              <w14:srgbClr w14:val="EA332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ff0000"/>
          <w:u w:color="ff0000"/>
          <w:rtl w:val="1"/>
          <w14:textFill>
            <w14:solidFill>
              <w14:srgbClr w14:val="FF0000"/>
            </w14:solidFill>
          </w14:textFill>
        </w:rPr>
        <w:tab/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مدير مركز الخدمات الإلكترونية والإبداع العلمي 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(ESSIC)</w:t>
      </w:r>
    </w:p>
    <w:p>
      <w:pPr>
        <w:pStyle w:val="Body A"/>
        <w:bidi w:val="1"/>
        <w:spacing w:after="0" w:line="240" w:lineRule="auto" w:before="0"/>
        <w:ind w:left="0" w:right="0" w:firstLine="0"/>
        <w:jc w:val="right"/>
        <w:rPr>
          <w:rFonts w:ascii="Times New Roman" w:cs="Times New Roman" w:hAnsi="Times New Roman" w:eastAsia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14:textFill>
            <w14:solidFill>
              <w14:srgbClr w14:val="EA3323"/>
            </w14:solidFill>
          </w14:textFill>
        </w:rPr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  <w:tab/>
        <w:tab/>
        <w:tab/>
        <w:tab/>
        <w:tab/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ورئيس قسم الهندسة الطبية الحيوية </w:t>
      </w:r>
      <w:r>
        <w:rPr>
          <w:rFonts w:ascii="Arial Unicode MS" w:hAnsi="Arial Unicode MS" w:hint="default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– 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كلية الهندسة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</w:p>
    <w:p>
      <w:pPr>
        <w:pStyle w:val="Body A"/>
        <w:bidi w:val="1"/>
        <w:spacing w:after="0" w:line="240" w:lineRule="auto" w:before="0"/>
        <w:ind w:left="0" w:right="0" w:firstLine="0"/>
        <w:jc w:val="center"/>
        <w:rPr>
          <w:rFonts w:ascii="Arial Unicode MS" w:cs="Arial Unicode MS" w:hAnsi="Arial Unicode MS" w:eastAsia="Arial Unicode MS"/>
          <w:rtl w:val="1"/>
        </w:rPr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  <w:tab/>
        <w:tab/>
        <w:tab/>
        <w:tab/>
        <w:tab/>
        <w:tab/>
        <w:tab/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الأستاذ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) 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الدكتور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/ 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محمد كمال عبد السلام</w:t>
      </w:r>
    </w:p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1900" w:h="16840" w:orient="portrait"/>
      <w:pgMar w:top="1276" w:right="992" w:bottom="851" w:left="1276" w:header="720" w:footer="9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